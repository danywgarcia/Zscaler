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769A5" w14:textId="77777777" w:rsidR="00A315B5" w:rsidRDefault="00A315B5" w:rsidP="00A315B5">
      <w:pPr>
        <w:rPr>
          <w:rFonts w:ascii="Palatino Linotype" w:hAnsi="Palatino Linotype" w:cstheme="minorHAnsi"/>
          <w:sz w:val="23"/>
          <w:szCs w:val="23"/>
        </w:rPr>
      </w:pPr>
      <w:r w:rsidRPr="00817CC5">
        <w:rPr>
          <w:rFonts w:ascii="Palatino Linotype" w:hAnsi="Palatino Linotype" w:cstheme="minorHAnsi"/>
          <w:sz w:val="23"/>
          <w:szCs w:val="23"/>
        </w:rPr>
        <w:t xml:space="preserve">The </w:t>
      </w:r>
      <w:r w:rsidRPr="00841C88">
        <w:rPr>
          <w:rFonts w:ascii="Palatino Linotype" w:hAnsi="Palatino Linotype" w:cstheme="minorHAnsi"/>
          <w:b/>
          <w:bCs/>
          <w:sz w:val="23"/>
          <w:szCs w:val="23"/>
        </w:rPr>
        <w:t>Zscaler Test – AnyConnect Profile</w:t>
      </w:r>
      <w:r w:rsidRPr="00817CC5">
        <w:rPr>
          <w:rFonts w:ascii="Palatino Linotype" w:hAnsi="Palatino Linotype" w:cstheme="minorHAnsi"/>
          <w:sz w:val="23"/>
          <w:szCs w:val="23"/>
        </w:rPr>
        <w:t xml:space="preserve"> – Switcher utility was created to allow</w:t>
      </w:r>
      <w:r>
        <w:rPr>
          <w:rFonts w:ascii="Palatino Linotype" w:hAnsi="Palatino Linotype" w:cstheme="minorHAnsi"/>
          <w:sz w:val="23"/>
          <w:szCs w:val="23"/>
        </w:rPr>
        <w:t xml:space="preserve"> </w:t>
      </w:r>
      <w:proofErr w:type="gramStart"/>
      <w:r>
        <w:rPr>
          <w:rFonts w:ascii="Palatino Linotype" w:hAnsi="Palatino Linotype" w:cstheme="minorHAnsi"/>
          <w:sz w:val="23"/>
          <w:szCs w:val="23"/>
        </w:rPr>
        <w:t>Macs</w:t>
      </w:r>
      <w:proofErr w:type="gramEnd"/>
      <w:r w:rsidRPr="00817CC5">
        <w:rPr>
          <w:rFonts w:ascii="Palatino Linotype" w:hAnsi="Palatino Linotype" w:cstheme="minorHAnsi"/>
          <w:sz w:val="23"/>
          <w:szCs w:val="23"/>
        </w:rPr>
        <w:t xml:space="preserve"> laptops to disconnect from the VPN</w:t>
      </w:r>
      <w:r>
        <w:rPr>
          <w:rFonts w:ascii="Palatino Linotype" w:hAnsi="Palatino Linotype" w:cstheme="minorHAnsi"/>
          <w:sz w:val="23"/>
          <w:szCs w:val="23"/>
        </w:rPr>
        <w:t>s</w:t>
      </w:r>
      <w:r w:rsidRPr="00817CC5">
        <w:rPr>
          <w:rFonts w:ascii="Palatino Linotype" w:hAnsi="Palatino Linotype" w:cstheme="minorHAnsi"/>
          <w:sz w:val="23"/>
          <w:szCs w:val="23"/>
        </w:rPr>
        <w:t xml:space="preserve"> while maintaining internet connectivity in support of Zscaler Pilot</w:t>
      </w:r>
      <w:r>
        <w:rPr>
          <w:rFonts w:ascii="Palatino Linotype" w:hAnsi="Palatino Linotype" w:cstheme="minorHAnsi"/>
          <w:sz w:val="23"/>
          <w:szCs w:val="23"/>
        </w:rPr>
        <w:t xml:space="preserve"> Phase.</w:t>
      </w:r>
      <w:r w:rsidRPr="00817CC5">
        <w:rPr>
          <w:rFonts w:ascii="Palatino Linotype" w:hAnsi="Palatino Linotype" w:cstheme="minorHAnsi"/>
          <w:sz w:val="23"/>
          <w:szCs w:val="23"/>
        </w:rPr>
        <w:t xml:space="preserve">  The utility has been made available to your </w:t>
      </w:r>
      <w:r>
        <w:rPr>
          <w:rFonts w:ascii="Palatino Linotype" w:hAnsi="Palatino Linotype" w:cstheme="minorHAnsi"/>
          <w:sz w:val="23"/>
          <w:szCs w:val="23"/>
        </w:rPr>
        <w:t xml:space="preserve">Mac </w:t>
      </w:r>
      <w:r w:rsidRPr="00817CC5">
        <w:rPr>
          <w:rFonts w:ascii="Palatino Linotype" w:hAnsi="Palatino Linotype" w:cstheme="minorHAnsi"/>
          <w:sz w:val="23"/>
          <w:szCs w:val="23"/>
        </w:rPr>
        <w:t xml:space="preserve">laptop for install via </w:t>
      </w:r>
      <w:r>
        <w:rPr>
          <w:rFonts w:ascii="Palatino Linotype" w:hAnsi="Palatino Linotype" w:cstheme="minorHAnsi"/>
          <w:sz w:val="23"/>
          <w:szCs w:val="23"/>
        </w:rPr>
        <w:t>Self Service</w:t>
      </w:r>
      <w:r w:rsidRPr="00817CC5">
        <w:rPr>
          <w:rFonts w:ascii="Palatino Linotype" w:hAnsi="Palatino Linotype" w:cstheme="minorHAnsi"/>
          <w:sz w:val="23"/>
          <w:szCs w:val="23"/>
        </w:rPr>
        <w:t>.</w:t>
      </w:r>
    </w:p>
    <w:p w14:paraId="35C25274" w14:textId="4B2AEF34" w:rsidR="00A315B5" w:rsidRDefault="00A315B5" w:rsidP="00A315B5">
      <w:pPr>
        <w:rPr>
          <w:rFonts w:ascii="Palatino Linotype" w:hAnsi="Palatino Linotype" w:cstheme="minorHAnsi"/>
          <w:sz w:val="23"/>
          <w:szCs w:val="23"/>
        </w:rPr>
      </w:pPr>
      <w:r w:rsidRPr="00817CC5">
        <w:rPr>
          <w:rFonts w:ascii="Palatino Linotype" w:hAnsi="Palatino Linotype" w:cstheme="minorHAnsi"/>
          <w:sz w:val="23"/>
          <w:szCs w:val="23"/>
        </w:rPr>
        <w:t xml:space="preserve">  </w:t>
      </w:r>
    </w:p>
    <w:p w14:paraId="220F33A5" w14:textId="29B8070B" w:rsidR="00415E3C" w:rsidRDefault="00415E3C">
      <w:r w:rsidRPr="00D8737D">
        <w:rPr>
          <w:b/>
          <w:bCs/>
        </w:rPr>
        <w:t>Step 1</w:t>
      </w:r>
      <w:r w:rsidR="00A315B5">
        <w:rPr>
          <w:b/>
          <w:bCs/>
        </w:rPr>
        <w:t xml:space="preserve"> </w:t>
      </w:r>
      <w:proofErr w:type="gramStart"/>
      <w:r w:rsidR="00A315B5">
        <w:rPr>
          <w:b/>
          <w:bCs/>
        </w:rPr>
        <w:t xml:space="preserve">- </w:t>
      </w:r>
      <w:r w:rsidR="00A315B5">
        <w:t xml:space="preserve"> </w:t>
      </w:r>
      <w:r>
        <w:t>Visit</w:t>
      </w:r>
      <w:proofErr w:type="gramEnd"/>
      <w:r>
        <w:t xml:space="preserve"> </w:t>
      </w:r>
      <w:r w:rsidRPr="00D8737D">
        <w:rPr>
          <w:b/>
          <w:bCs/>
        </w:rPr>
        <w:t>Self Service</w:t>
      </w:r>
      <w:r>
        <w:t xml:space="preserve"> and install </w:t>
      </w:r>
      <w:r w:rsidRPr="00D8737D">
        <w:rPr>
          <w:b/>
          <w:bCs/>
        </w:rPr>
        <w:t>AnyConnect Switchable (On/Off) Profile</w:t>
      </w:r>
    </w:p>
    <w:p w14:paraId="783A94C0" w14:textId="13F2EC6B" w:rsidR="00415E3C" w:rsidRDefault="00B5645C" w:rsidP="00D8737D">
      <w:pPr>
        <w:ind w:left="720"/>
      </w:pPr>
      <w:r>
        <w:rPr>
          <w:noProof/>
        </w:rPr>
        <w:drawing>
          <wp:inline distT="0" distB="0" distL="0" distR="0" wp14:anchorId="3AD85836" wp14:editId="2BA24123">
            <wp:extent cx="1113184" cy="890546"/>
            <wp:effectExtent l="0" t="0" r="0" b="5080"/>
            <wp:docPr id="906861900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861900" name="Picture 6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486" cy="89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8C53" w14:textId="77777777" w:rsidR="00E1229A" w:rsidRDefault="00E1229A"/>
    <w:p w14:paraId="14890D7D" w14:textId="55BE6F75" w:rsidR="00A315B5" w:rsidRDefault="00415E3C">
      <w:r w:rsidRPr="00D8737D">
        <w:rPr>
          <w:b/>
          <w:bCs/>
        </w:rPr>
        <w:t>Step 2</w:t>
      </w:r>
      <w:r w:rsidR="00A315B5">
        <w:rPr>
          <w:b/>
          <w:bCs/>
        </w:rPr>
        <w:t xml:space="preserve"> </w:t>
      </w:r>
      <w:proofErr w:type="gramStart"/>
      <w:r w:rsidR="00A315B5">
        <w:rPr>
          <w:b/>
          <w:bCs/>
        </w:rPr>
        <w:t xml:space="preserve">- </w:t>
      </w:r>
      <w:r w:rsidR="00A315B5">
        <w:t xml:space="preserve"> </w:t>
      </w:r>
      <w:r>
        <w:t>Verify</w:t>
      </w:r>
      <w:proofErr w:type="gramEnd"/>
      <w:r>
        <w:t xml:space="preserve"> you can disconnect From </w:t>
      </w:r>
      <w:r w:rsidRPr="00D8737D">
        <w:rPr>
          <w:b/>
          <w:bCs/>
        </w:rPr>
        <w:t>AnyConnect</w:t>
      </w:r>
      <w:r>
        <w:t xml:space="preserve"> and access internet</w:t>
      </w:r>
      <w:r w:rsidR="00E1229A">
        <w:t xml:space="preserve"> sites. </w:t>
      </w:r>
    </w:p>
    <w:p w14:paraId="76AF9833" w14:textId="1A719D26" w:rsidR="00415E3C" w:rsidRDefault="00A315B5">
      <w:r w:rsidRPr="00D8737D">
        <w:rPr>
          <w:b/>
          <w:bCs/>
        </w:rPr>
        <w:t>Note:</w:t>
      </w:r>
      <w:r>
        <w:t xml:space="preserve"> </w:t>
      </w:r>
      <w:r w:rsidR="00B749CA">
        <w:t>Auth failures to O365 and other CFPB resources are expected at this point.</w:t>
      </w:r>
    </w:p>
    <w:p w14:paraId="7043D28B" w14:textId="77777777" w:rsidR="00A315B5" w:rsidRDefault="00A315B5"/>
    <w:p w14:paraId="45193ECC" w14:textId="1AA8D65E" w:rsidR="00415E3C" w:rsidRDefault="00B5645C">
      <w:r>
        <w:rPr>
          <w:noProof/>
        </w:rPr>
        <w:drawing>
          <wp:inline distT="0" distB="0" distL="0" distR="0" wp14:anchorId="1C5C0710" wp14:editId="65DEB3BD">
            <wp:extent cx="2208780" cy="1073426"/>
            <wp:effectExtent l="0" t="0" r="1270" b="0"/>
            <wp:docPr id="1212143205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43205" name="Picture 4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549" cy="109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0EBE4DF" w14:textId="3298091C" w:rsidR="00415E3C" w:rsidRDefault="00415E3C">
      <w:r w:rsidRPr="00D8737D">
        <w:rPr>
          <w:b/>
          <w:bCs/>
        </w:rPr>
        <w:t>Step 3</w:t>
      </w:r>
      <w:r w:rsidR="00A315B5">
        <w:rPr>
          <w:b/>
          <w:bCs/>
        </w:rPr>
        <w:t xml:space="preserve"> - </w:t>
      </w:r>
      <w:r w:rsidR="00336455">
        <w:t xml:space="preserve">Visit </w:t>
      </w:r>
      <w:r w:rsidR="00336455" w:rsidRPr="00D8737D">
        <w:rPr>
          <w:b/>
          <w:bCs/>
        </w:rPr>
        <w:t>Self Service</w:t>
      </w:r>
      <w:r w:rsidR="00336455">
        <w:t xml:space="preserve"> and i</w:t>
      </w:r>
      <w:r>
        <w:t xml:space="preserve">nstall </w:t>
      </w:r>
      <w:r w:rsidRPr="00D8737D">
        <w:rPr>
          <w:b/>
          <w:bCs/>
        </w:rPr>
        <w:t>Zscaler Test</w:t>
      </w:r>
      <w:r w:rsidRPr="00415E3C">
        <w:t xml:space="preserve"> Install</w:t>
      </w:r>
      <w:r w:rsidR="00B749CA">
        <w:t>.</w:t>
      </w:r>
    </w:p>
    <w:p w14:paraId="2C9FD2A9" w14:textId="77777777" w:rsidR="00B5645C" w:rsidRDefault="00B5645C"/>
    <w:p w14:paraId="5592E836" w14:textId="183DD46D" w:rsidR="00B5645C" w:rsidRDefault="00B5645C" w:rsidP="00D8737D">
      <w:pPr>
        <w:ind w:left="720"/>
      </w:pPr>
      <w:r>
        <w:rPr>
          <w:noProof/>
        </w:rPr>
        <w:drawing>
          <wp:inline distT="0" distB="0" distL="0" distR="0" wp14:anchorId="170B12B2" wp14:editId="51C3F6C5">
            <wp:extent cx="823937" cy="683812"/>
            <wp:effectExtent l="0" t="0" r="0" b="2540"/>
            <wp:docPr id="1834145360" name="Picture 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45360" name="Picture 5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151" cy="68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6123" w14:textId="77777777" w:rsidR="00B5645C" w:rsidRDefault="00B5645C"/>
    <w:p w14:paraId="410EAAEF" w14:textId="0DA23870" w:rsidR="00A315B5" w:rsidRDefault="00B749CA">
      <w:r>
        <w:t xml:space="preserve">The </w:t>
      </w:r>
      <w:r w:rsidRPr="00D8737D">
        <w:rPr>
          <w:b/>
          <w:bCs/>
        </w:rPr>
        <w:t>Zscaler</w:t>
      </w:r>
      <w:r>
        <w:t xml:space="preserve"> client should open automatically. If prompted to log in, choose </w:t>
      </w:r>
      <w:r w:rsidRPr="00D8737D">
        <w:rPr>
          <w:b/>
          <w:bCs/>
        </w:rPr>
        <w:t>certificate</w:t>
      </w:r>
      <w:r w:rsidR="00B5645C">
        <w:t xml:space="preserve"> if you have a PIV card. Otherwise, use username and password.</w:t>
      </w:r>
      <w:r w:rsidR="00A315B5">
        <w:t xml:space="preserve"> </w:t>
      </w:r>
    </w:p>
    <w:p w14:paraId="1503725E" w14:textId="564096C9" w:rsidR="00B749CA" w:rsidRDefault="00A315B5">
      <w:r w:rsidRPr="00D8737D">
        <w:rPr>
          <w:b/>
          <w:bCs/>
        </w:rPr>
        <w:t xml:space="preserve">Note: </w:t>
      </w:r>
      <w:r>
        <w:rPr>
          <w:b/>
          <w:bCs/>
        </w:rPr>
        <w:t xml:space="preserve"> </w:t>
      </w:r>
      <w:r w:rsidR="00B5645C">
        <w:t>You may see zero, one, or both of the screens below</w:t>
      </w:r>
      <w:r w:rsidR="00B749CA">
        <w:t>:</w:t>
      </w:r>
    </w:p>
    <w:p w14:paraId="65CA260A" w14:textId="77777777" w:rsidR="00B749CA" w:rsidRDefault="00B749CA"/>
    <w:p w14:paraId="1D407787" w14:textId="35E2D118" w:rsidR="00415E3C" w:rsidRDefault="00B749CA">
      <w:r>
        <w:rPr>
          <w:noProof/>
        </w:rPr>
        <w:lastRenderedPageBreak/>
        <w:drawing>
          <wp:inline distT="0" distB="0" distL="0" distR="0" wp14:anchorId="597C5464" wp14:editId="491F531A">
            <wp:extent cx="2790908" cy="1979875"/>
            <wp:effectExtent l="0" t="0" r="0" b="1905"/>
            <wp:docPr id="1125910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10797" name="Picture 11259107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169" cy="202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3FFB" w14:textId="77777777" w:rsidR="00A315B5" w:rsidRDefault="00A315B5"/>
    <w:p w14:paraId="3303180F" w14:textId="11045F78" w:rsidR="00415E3C" w:rsidRDefault="00B749CA">
      <w:r>
        <w:rPr>
          <w:noProof/>
        </w:rPr>
        <w:drawing>
          <wp:inline distT="0" distB="0" distL="0" distR="0" wp14:anchorId="6FCF2F5F" wp14:editId="08268740">
            <wp:extent cx="2887456" cy="2281893"/>
            <wp:effectExtent l="0" t="0" r="8255" b="4445"/>
            <wp:docPr id="152054308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4308" name="Picture 3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14" cy="232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20CE" w14:textId="77777777" w:rsidR="00B5645C" w:rsidRDefault="00B5645C"/>
    <w:p w14:paraId="74E5A8E6" w14:textId="235BDC2F" w:rsidR="00B5645C" w:rsidRDefault="00A315B5">
      <w:r>
        <w:t xml:space="preserve">To </w:t>
      </w:r>
      <w:r w:rsidR="00B5645C">
        <w:t>Log in with your PIV certificate</w:t>
      </w:r>
      <w:r>
        <w:t xml:space="preserve">, enter the PIN number as shown here. </w:t>
      </w:r>
    </w:p>
    <w:p w14:paraId="7B4FC20D" w14:textId="77777777" w:rsidR="00A315B5" w:rsidRDefault="00A315B5"/>
    <w:p w14:paraId="12E34671" w14:textId="534D923E" w:rsidR="00B5645C" w:rsidRDefault="00B5645C">
      <w:r>
        <w:rPr>
          <w:noProof/>
        </w:rPr>
        <w:drawing>
          <wp:inline distT="0" distB="0" distL="0" distR="0" wp14:anchorId="3890FC1A" wp14:editId="5ECD619C">
            <wp:extent cx="2158304" cy="1152940"/>
            <wp:effectExtent l="0" t="0" r="0" b="9525"/>
            <wp:docPr id="501973473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73473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919" cy="118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2D4FB16" wp14:editId="13137625">
            <wp:extent cx="1141448" cy="1168842"/>
            <wp:effectExtent l="0" t="0" r="1905" b="0"/>
            <wp:docPr id="710604147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04147" name="Picture 8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371" cy="12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D80C" w14:textId="77777777" w:rsidR="00B5645C" w:rsidRDefault="00B5645C"/>
    <w:p w14:paraId="1831D455" w14:textId="19556627" w:rsidR="00B5645C" w:rsidRDefault="00B5645C">
      <w:r>
        <w:t xml:space="preserve">When authenticated, the Zscaler app will show in the menu bar and there will be indications in the </w:t>
      </w:r>
      <w:r w:rsidRPr="00D8737D">
        <w:rPr>
          <w:b/>
          <w:bCs/>
        </w:rPr>
        <w:t xml:space="preserve">Private </w:t>
      </w:r>
      <w:r w:rsidR="00A315B5" w:rsidRPr="00D8737D">
        <w:rPr>
          <w:b/>
          <w:bCs/>
        </w:rPr>
        <w:t>Access</w:t>
      </w:r>
      <w:r w:rsidR="00A315B5">
        <w:t xml:space="preserve"> a</w:t>
      </w:r>
      <w:r>
        <w:t xml:space="preserve">nd </w:t>
      </w:r>
      <w:r w:rsidRPr="00D8737D">
        <w:rPr>
          <w:b/>
          <w:bCs/>
          <w:u w:val="single"/>
        </w:rPr>
        <w:t xml:space="preserve">Internet </w:t>
      </w:r>
      <w:r w:rsidR="00A315B5" w:rsidRPr="00D8737D">
        <w:rPr>
          <w:b/>
          <w:bCs/>
          <w:u w:val="single"/>
        </w:rPr>
        <w:t>Security</w:t>
      </w:r>
      <w:r w:rsidR="00A315B5">
        <w:t xml:space="preserve"> </w:t>
      </w:r>
      <w:r>
        <w:t>sections of the application.</w:t>
      </w:r>
    </w:p>
    <w:p w14:paraId="00437EE6" w14:textId="77777777" w:rsidR="00B5645C" w:rsidRDefault="00B5645C"/>
    <w:p w14:paraId="79697002" w14:textId="77777777" w:rsidR="00B5645C" w:rsidRDefault="00B5645C">
      <w:r>
        <w:t>Menu bar:</w:t>
      </w:r>
    </w:p>
    <w:p w14:paraId="2258F88F" w14:textId="77777777" w:rsidR="00B5645C" w:rsidRDefault="00B5645C"/>
    <w:p w14:paraId="06125788" w14:textId="5CFAF369" w:rsidR="00B5645C" w:rsidRDefault="00B5645C">
      <w:r>
        <w:rPr>
          <w:noProof/>
        </w:rPr>
        <w:drawing>
          <wp:inline distT="0" distB="0" distL="0" distR="0" wp14:anchorId="15DF11C6" wp14:editId="35DE7165">
            <wp:extent cx="409318" cy="254441"/>
            <wp:effectExtent l="0" t="0" r="0" b="0"/>
            <wp:docPr id="1817743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43197" name="Picture 18177431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14" cy="2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527F" w14:textId="77777777" w:rsidR="00B5645C" w:rsidRDefault="00B5645C"/>
    <w:p w14:paraId="754780F5" w14:textId="7C3CB61D" w:rsidR="00B5645C" w:rsidRPr="00D8737D" w:rsidRDefault="00B5645C">
      <w:pPr>
        <w:rPr>
          <w:b/>
          <w:bCs/>
        </w:rPr>
      </w:pPr>
      <w:r w:rsidRPr="00D8737D">
        <w:rPr>
          <w:b/>
          <w:bCs/>
        </w:rPr>
        <w:t>Private Acces</w:t>
      </w:r>
      <w:r w:rsidR="00A315B5">
        <w:rPr>
          <w:b/>
          <w:bCs/>
        </w:rPr>
        <w:t>s</w:t>
      </w:r>
    </w:p>
    <w:p w14:paraId="5BBD3207" w14:textId="77777777" w:rsidR="00B5645C" w:rsidRDefault="00B5645C"/>
    <w:p w14:paraId="7BD9F76D" w14:textId="77777777" w:rsidR="00441B29" w:rsidRDefault="00B5645C">
      <w:r>
        <w:rPr>
          <w:noProof/>
        </w:rPr>
        <w:drawing>
          <wp:inline distT="0" distB="0" distL="0" distR="0" wp14:anchorId="1A9EB74C" wp14:editId="26C28E71">
            <wp:extent cx="2377440" cy="1787144"/>
            <wp:effectExtent l="0" t="0" r="3810" b="3810"/>
            <wp:docPr id="1300201869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01869" name="Picture 10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716" cy="18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9B44" w14:textId="77777777" w:rsidR="00441B29" w:rsidRDefault="00441B29"/>
    <w:p w14:paraId="1898A3F6" w14:textId="40236F78" w:rsidR="00441B29" w:rsidRPr="00D8737D" w:rsidRDefault="00441B29">
      <w:pPr>
        <w:rPr>
          <w:b/>
          <w:bCs/>
        </w:rPr>
      </w:pPr>
      <w:r w:rsidRPr="00D8737D">
        <w:rPr>
          <w:b/>
          <w:bCs/>
        </w:rPr>
        <w:t>Internet Security</w:t>
      </w:r>
    </w:p>
    <w:p w14:paraId="743B929D" w14:textId="77777777" w:rsidR="00441B29" w:rsidRDefault="00441B29"/>
    <w:p w14:paraId="3B5C44BA" w14:textId="0853F989" w:rsidR="00B5645C" w:rsidRDefault="00441B29">
      <w:r>
        <w:rPr>
          <w:noProof/>
        </w:rPr>
        <w:drawing>
          <wp:inline distT="0" distB="0" distL="0" distR="0" wp14:anchorId="0210D336" wp14:editId="2C111796">
            <wp:extent cx="2493291" cy="1852654"/>
            <wp:effectExtent l="0" t="0" r="2540" b="0"/>
            <wp:docPr id="2071530085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30085" name="Picture 11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544" cy="188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E3AD" w14:textId="77777777" w:rsidR="00A315B5" w:rsidRDefault="00A315B5" w:rsidP="00A315B5">
      <w:pPr>
        <w:rPr>
          <w:rFonts w:ascii="Palatino Linotype" w:eastAsia="Times New Roman" w:hAnsi="Palatino Linotype"/>
          <w:sz w:val="23"/>
          <w:szCs w:val="23"/>
        </w:rPr>
      </w:pPr>
    </w:p>
    <w:p w14:paraId="53B6D973" w14:textId="70DE83A8" w:rsidR="00A315B5" w:rsidRPr="003C1685" w:rsidRDefault="00A315B5" w:rsidP="00A315B5">
      <w:pPr>
        <w:rPr>
          <w:rFonts w:ascii="Palatino Linotype" w:eastAsia="Times New Roman" w:hAnsi="Palatino Linotype"/>
          <w:sz w:val="23"/>
          <w:szCs w:val="23"/>
        </w:rPr>
      </w:pPr>
      <w:r w:rsidRPr="00841C88">
        <w:rPr>
          <w:rFonts w:ascii="Palatino Linotype" w:eastAsia="Times New Roman" w:hAnsi="Palatino Linotype"/>
          <w:sz w:val="23"/>
          <w:szCs w:val="23"/>
        </w:rPr>
        <w:t xml:space="preserve">If you have any additional questions or comment on the test </w:t>
      </w:r>
      <w:proofErr w:type="gramStart"/>
      <w:r w:rsidRPr="00841C88">
        <w:rPr>
          <w:rFonts w:ascii="Palatino Linotype" w:eastAsia="Times New Roman" w:hAnsi="Palatino Linotype"/>
          <w:sz w:val="23"/>
          <w:szCs w:val="23"/>
        </w:rPr>
        <w:t>script</w:t>
      </w:r>
      <w:proofErr w:type="gramEnd"/>
      <w:r w:rsidRPr="00841C88">
        <w:rPr>
          <w:rFonts w:ascii="Palatino Linotype" w:eastAsia="Times New Roman" w:hAnsi="Palatino Linotype"/>
          <w:sz w:val="23"/>
          <w:szCs w:val="23"/>
        </w:rPr>
        <w:t xml:space="preserve"> please, please submit a RITM and assign </w:t>
      </w:r>
      <w:r>
        <w:rPr>
          <w:rFonts w:ascii="Palatino Linotype" w:eastAsia="Times New Roman" w:hAnsi="Palatino Linotype"/>
          <w:sz w:val="23"/>
          <w:szCs w:val="23"/>
        </w:rPr>
        <w:t xml:space="preserve">the task </w:t>
      </w:r>
      <w:r w:rsidRPr="00841C88">
        <w:rPr>
          <w:rFonts w:ascii="Palatino Linotype" w:eastAsia="Times New Roman" w:hAnsi="Palatino Linotype"/>
          <w:sz w:val="23"/>
          <w:szCs w:val="23"/>
        </w:rPr>
        <w:t xml:space="preserve">to </w:t>
      </w:r>
      <w:r>
        <w:rPr>
          <w:rFonts w:ascii="Palatino Linotype" w:eastAsia="Times New Roman" w:hAnsi="Palatino Linotype"/>
          <w:sz w:val="23"/>
          <w:szCs w:val="23"/>
        </w:rPr>
        <w:t xml:space="preserve">the </w:t>
      </w:r>
      <w:r w:rsidRPr="00841C88">
        <w:rPr>
          <w:rFonts w:ascii="Palatino Linotype" w:eastAsia="Times New Roman" w:hAnsi="Palatino Linotype"/>
          <w:b/>
          <w:bCs/>
          <w:sz w:val="23"/>
          <w:szCs w:val="23"/>
        </w:rPr>
        <w:t>Zscaler Pilot</w:t>
      </w:r>
      <w:r w:rsidRPr="00841C88">
        <w:rPr>
          <w:rFonts w:ascii="Palatino Linotype" w:eastAsia="Times New Roman" w:hAnsi="Palatino Linotype"/>
          <w:sz w:val="23"/>
          <w:szCs w:val="23"/>
        </w:rPr>
        <w:t xml:space="preserve"> Assignment group. </w:t>
      </w:r>
    </w:p>
    <w:p w14:paraId="48AE573F" w14:textId="77777777" w:rsidR="00A315B5" w:rsidRDefault="00A315B5"/>
    <w:sectPr w:rsidR="00A315B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A3C0B" w14:textId="77777777" w:rsidR="00144669" w:rsidRDefault="00144669" w:rsidP="00A315B5">
      <w:r>
        <w:separator/>
      </w:r>
    </w:p>
  </w:endnote>
  <w:endnote w:type="continuationSeparator" w:id="0">
    <w:p w14:paraId="1FAF913B" w14:textId="77777777" w:rsidR="00144669" w:rsidRDefault="00144669" w:rsidP="00A315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C21E0" w14:textId="77777777" w:rsidR="00144669" w:rsidRDefault="00144669" w:rsidP="00A315B5">
      <w:r>
        <w:separator/>
      </w:r>
    </w:p>
  </w:footnote>
  <w:footnote w:type="continuationSeparator" w:id="0">
    <w:p w14:paraId="58DA0CB8" w14:textId="77777777" w:rsidR="00144669" w:rsidRDefault="00144669" w:rsidP="00A315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EA8BD6" w14:textId="77777777" w:rsidR="00A315B5" w:rsidRPr="00841C88" w:rsidRDefault="00A315B5" w:rsidP="00A315B5">
    <w:pPr>
      <w:ind w:left="1440" w:firstLine="450"/>
      <w:rPr>
        <w:rFonts w:ascii="Georgia" w:hAnsi="Georgia"/>
        <w:b/>
        <w:bCs/>
        <w:sz w:val="28"/>
        <w:szCs w:val="28"/>
      </w:rPr>
    </w:pPr>
    <w:r w:rsidRPr="00841C88">
      <w:rPr>
        <w:rFonts w:ascii="Georgia" w:hAnsi="Georgia"/>
        <w:b/>
        <w:bCs/>
        <w:sz w:val="28"/>
        <w:szCs w:val="28"/>
      </w:rPr>
      <w:t xml:space="preserve">How to connect to Zscaler </w:t>
    </w:r>
    <w:r w:rsidRPr="005E005E">
      <w:rPr>
        <w:rFonts w:ascii="Georgia" w:hAnsi="Georgia"/>
        <w:b/>
        <w:bCs/>
        <w:sz w:val="28"/>
        <w:szCs w:val="28"/>
      </w:rPr>
      <w:t>VPN</w:t>
    </w:r>
  </w:p>
  <w:p w14:paraId="554AC3AE" w14:textId="77777777" w:rsidR="00D8737D" w:rsidRDefault="00A315B5" w:rsidP="00A315B5">
    <w:pPr>
      <w:ind w:left="1440" w:firstLine="720"/>
      <w:rPr>
        <w:rFonts w:ascii="Georgia" w:hAnsi="Georgia"/>
        <w:b/>
        <w:bCs/>
        <w:sz w:val="28"/>
        <w:szCs w:val="28"/>
      </w:rPr>
    </w:pPr>
    <w:r w:rsidRPr="005E005E">
      <w:rPr>
        <w:rFonts w:ascii="Georgia" w:hAnsi="Georgia"/>
        <w:b/>
        <w:bCs/>
        <w:sz w:val="28"/>
        <w:szCs w:val="28"/>
      </w:rPr>
      <w:t xml:space="preserve">              </w:t>
    </w:r>
    <w:r>
      <w:rPr>
        <w:rFonts w:ascii="Georgia" w:hAnsi="Georgia"/>
        <w:b/>
        <w:bCs/>
        <w:sz w:val="28"/>
        <w:szCs w:val="28"/>
      </w:rPr>
      <w:t>o</w:t>
    </w:r>
    <w:r w:rsidRPr="00841C88">
      <w:rPr>
        <w:rFonts w:ascii="Georgia" w:hAnsi="Georgia"/>
        <w:b/>
        <w:bCs/>
        <w:sz w:val="28"/>
        <w:szCs w:val="28"/>
      </w:rPr>
      <w:t xml:space="preserve">n </w:t>
    </w:r>
    <w:r>
      <w:rPr>
        <w:rFonts w:ascii="Georgia" w:hAnsi="Georgia"/>
        <w:b/>
        <w:bCs/>
        <w:sz w:val="28"/>
        <w:szCs w:val="28"/>
      </w:rPr>
      <w:t>Macs</w:t>
    </w:r>
  </w:p>
  <w:p w14:paraId="050347E5" w14:textId="35A7E995" w:rsidR="00A315B5" w:rsidRDefault="00D8737D" w:rsidP="00A315B5">
    <w:pPr>
      <w:ind w:left="1440" w:firstLine="720"/>
      <w:rPr>
        <w:b/>
        <w:bCs/>
        <w:sz w:val="28"/>
        <w:szCs w:val="28"/>
      </w:rPr>
    </w:pPr>
    <w:r>
      <w:rPr>
        <w:rFonts w:ascii="Georgia" w:hAnsi="Georgia"/>
        <w:b/>
        <w:bCs/>
        <w:color w:val="FF0000"/>
        <w:sz w:val="18"/>
        <w:szCs w:val="18"/>
      </w:rPr>
      <w:t xml:space="preserve">        </w:t>
    </w:r>
    <w:ins w:id="0" w:author="Kern, Michael (CFPB)" w:date="2024-03-22T07:17:00Z">
      <w:r w:rsidR="0040652A">
        <w:rPr>
          <w:rFonts w:ascii="Georgia" w:hAnsi="Georgia"/>
          <w:b/>
          <w:bCs/>
          <w:color w:val="FF0000"/>
          <w:sz w:val="18"/>
          <w:szCs w:val="18"/>
        </w:rPr>
        <w:t xml:space="preserve">   </w:t>
      </w:r>
    </w:ins>
    <w:r>
      <w:rPr>
        <w:rFonts w:ascii="Georgia" w:hAnsi="Georgia"/>
        <w:b/>
        <w:bCs/>
        <w:color w:val="FF0000"/>
        <w:sz w:val="18"/>
        <w:szCs w:val="18"/>
      </w:rPr>
      <w:t xml:space="preserve">  </w:t>
    </w:r>
    <w:proofErr w:type="spellStart"/>
    <w:r w:rsidRPr="00A13DFD">
      <w:rPr>
        <w:rFonts w:ascii="Georgia" w:hAnsi="Georgia"/>
        <w:b/>
        <w:bCs/>
        <w:color w:val="FF0000"/>
        <w:sz w:val="18"/>
        <w:szCs w:val="18"/>
      </w:rPr>
      <w:t>Zscaler</w:t>
    </w:r>
    <w:proofErr w:type="spellEnd"/>
    <w:r w:rsidRPr="00A13DFD">
      <w:rPr>
        <w:rFonts w:ascii="Georgia" w:hAnsi="Georgia"/>
        <w:b/>
        <w:bCs/>
        <w:color w:val="FF0000"/>
        <w:sz w:val="18"/>
        <w:szCs w:val="18"/>
      </w:rPr>
      <w:t xml:space="preserve"> Pilot Participants</w:t>
    </w:r>
    <w:del w:id="1" w:author="Kern, Michael (CFPB)" w:date="2024-03-22T07:17:00Z">
      <w:r w:rsidR="00A315B5" w:rsidDel="0040652A">
        <w:rPr>
          <w:b/>
          <w:bCs/>
          <w:sz w:val="28"/>
          <w:szCs w:val="28"/>
        </w:rPr>
        <w:tab/>
      </w:r>
    </w:del>
    <w:r w:rsidR="00A315B5">
      <w:rPr>
        <w:b/>
        <w:bCs/>
        <w:sz w:val="28"/>
        <w:szCs w:val="28"/>
      </w:rPr>
      <w:t xml:space="preserve">    </w:t>
    </w:r>
    <w:r w:rsidR="00A315B5">
      <w:rPr>
        <w:b/>
        <w:bCs/>
        <w:sz w:val="28"/>
        <w:szCs w:val="28"/>
      </w:rPr>
      <w:tab/>
    </w:r>
    <w:r w:rsidR="00A315B5">
      <w:rPr>
        <w:b/>
        <w:bCs/>
        <w:sz w:val="28"/>
        <w:szCs w:val="28"/>
      </w:rPr>
      <w:tab/>
      <w:t xml:space="preserve">           </w:t>
    </w:r>
    <w:r>
      <w:rPr>
        <w:b/>
        <w:bCs/>
        <w:sz w:val="28"/>
        <w:szCs w:val="28"/>
      </w:rPr>
      <w:t xml:space="preserve">         </w:t>
    </w:r>
    <w:r w:rsidR="00A315B5">
      <w:rPr>
        <w:b/>
        <w:bCs/>
        <w:sz w:val="28"/>
        <w:szCs w:val="28"/>
      </w:rPr>
      <w:t xml:space="preserve">  </w:t>
    </w:r>
    <w:r w:rsidR="00A315B5" w:rsidRPr="00841C88">
      <w:fldChar w:fldCharType="begin"/>
    </w:r>
    <w:r w:rsidR="00A315B5" w:rsidRPr="00841C88">
      <w:instrText xml:space="preserve"> DATE  \@ "MMMM yyyy"  \* MERGEFORMAT </w:instrText>
    </w:r>
    <w:r w:rsidR="00A315B5" w:rsidRPr="00841C88">
      <w:fldChar w:fldCharType="separate"/>
    </w:r>
    <w:r w:rsidR="00A7777C">
      <w:rPr>
        <w:noProof/>
      </w:rPr>
      <w:t>March 2024</w:t>
    </w:r>
    <w:r w:rsidR="00A315B5" w:rsidRPr="00841C88">
      <w:fldChar w:fldCharType="end"/>
    </w:r>
  </w:p>
  <w:p w14:paraId="4DB40756" w14:textId="77777777" w:rsidR="00A315B5" w:rsidRDefault="00A315B5">
    <w:pPr>
      <w:pStyle w:val="Header"/>
    </w:pP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ern, Michael (CFPB)">
    <w15:presenceInfo w15:providerId="AD" w15:userId="S::Michael.Kern@cfpb.gov::34ca63a4-5510-4ed2-a0b0-4b8fa7a34f8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E3C"/>
    <w:rsid w:val="00014DFC"/>
    <w:rsid w:val="00095CA5"/>
    <w:rsid w:val="000A7AC1"/>
    <w:rsid w:val="00144669"/>
    <w:rsid w:val="002634CA"/>
    <w:rsid w:val="002E5943"/>
    <w:rsid w:val="00336455"/>
    <w:rsid w:val="0040652A"/>
    <w:rsid w:val="00415E3C"/>
    <w:rsid w:val="00441B29"/>
    <w:rsid w:val="008F4BF9"/>
    <w:rsid w:val="008F5D1A"/>
    <w:rsid w:val="00A13DFD"/>
    <w:rsid w:val="00A315B5"/>
    <w:rsid w:val="00A7777C"/>
    <w:rsid w:val="00A862D3"/>
    <w:rsid w:val="00B04896"/>
    <w:rsid w:val="00B5645C"/>
    <w:rsid w:val="00B749CA"/>
    <w:rsid w:val="00B91A69"/>
    <w:rsid w:val="00D40FE3"/>
    <w:rsid w:val="00D74A9B"/>
    <w:rsid w:val="00D8737D"/>
    <w:rsid w:val="00E12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976462"/>
  <w15:chartTrackingRefBased/>
  <w15:docId w15:val="{C2142CC5-7B62-CA47-8D22-2A93F3C79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15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15B5"/>
  </w:style>
  <w:style w:type="paragraph" w:styleId="Footer">
    <w:name w:val="footer"/>
    <w:basedOn w:val="Normal"/>
    <w:link w:val="FooterChar"/>
    <w:uiPriority w:val="99"/>
    <w:unhideWhenUsed/>
    <w:rsid w:val="00A315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15B5"/>
  </w:style>
  <w:style w:type="paragraph" w:styleId="Revision">
    <w:name w:val="Revision"/>
    <w:hidden/>
    <w:uiPriority w:val="99"/>
    <w:semiHidden/>
    <w:rsid w:val="00A31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microsoft.com/office/2011/relationships/people" Target="peop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190</Words>
  <Characters>1084</Characters>
  <Application>Microsoft Office Word</Application>
  <DocSecurity>4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Erps, Michael (Contractor)(CFPB)</dc:creator>
  <cp:keywords/>
  <dc:description/>
  <cp:lastModifiedBy>Garcia, Dany (Contractor)(CFPB)</cp:lastModifiedBy>
  <cp:revision>2</cp:revision>
  <dcterms:created xsi:type="dcterms:W3CDTF">2024-03-22T15:29:00Z</dcterms:created>
  <dcterms:modified xsi:type="dcterms:W3CDTF">2024-03-22T15:29:00Z</dcterms:modified>
</cp:coreProperties>
</file>